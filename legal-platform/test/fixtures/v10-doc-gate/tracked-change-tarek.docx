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عقد توريد — نسخة مراجعة</w:t>
      </w:r>
    </w:p>
    <w:p>
      <w:ins w:id="1" w:author="tarek" w:date="2026-10-01T10:00:00Z">
        <w:r>
          <w:t>يُعدَّل بند المسؤولية.</w:t>
        </w:r>
      </w:ins>
    </w:p>
  </w:body>
</w:document>
</file>

<file path=docProps/core.xml><?xml version="1.0" encoding="utf-8"?>
<cp:coreProperties xmlns:cp="http://schemas.openxmlformats.org/package/2006/metadata/core-properties" xmlns:dc="http://purl.org/dc/elements/1.1/">
  <dc:creator>Emam Legal</dc:creator>
  <cp:lastModifiedBy>Emam Legal</cp:lastModifiedBy>
</cp:coreProperties>
</file>